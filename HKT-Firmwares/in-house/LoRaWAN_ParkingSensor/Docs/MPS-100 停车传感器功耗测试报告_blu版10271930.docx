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w16du="http://schemas.microsoft.com/office/word/2023/wordml/word16du" mc:Ignorable="w14 w15 wp14">
  <w:body>
    <w:tbl>
      <w:tblPr>
        <w:tblStyle w:val="8"/>
        <w:tblW w:w="11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6" w:hRule="atLeast"/>
        </w:trPr>
        <w:tc>
          <w:tcPr>
            <w:tcW w:w="11220" w:type="dxa"/>
          </w:tcPr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commentRangeStart w:id="0"/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val="en-US" w:eastAsia="zh-CN"/>
              </w:rPr>
              <w:t>MPS-100停车传感器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功耗测试报告</w:t>
            </w:r>
            <w:commentRangeEnd w:id="0"/>
            <w:r w:rsidR="10CE7727">
              <w:rPr>
                <w:rStyle w:val="CommentReference"/>
              </w:rPr>
              <w:commentReference w:id="0"/>
            </w: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（V1.0）</w:t>
            </w: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拟    制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审    核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批    准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湖南华宽通科技股份有限公司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</w:rPr>
        <w:sectPr>
          <w:pgSz w:w="13380" w:h="16905"/>
          <w:pgMar w:top="720" w:right="1080" w:bottom="720" w:left="1080" w:header="850" w:footer="991" w:gutter="0"/>
          <w:cols w:space="720" w:num="1"/>
        </w:sectPr>
      </w:pPr>
    </w:p>
    <w:p>
      <w:pPr>
        <w:rPr>
          <w:rFonts w:hint="eastAsia" w:ascii="宋体" w:hAnsi="宋体" w:eastAsia="宋体" w:cs="宋体"/>
          <w:b/>
          <w:bCs/>
          <w:sz w:val="21"/>
          <w:szCs w:val="21"/>
          <w:vertAlign w:val="baseline"/>
        </w:rPr>
      </w:pPr>
      <w:r>
        <w:rPr>
          <w:rFonts w:ascii="宋体" w:hAnsi="宋体" w:eastAsia="宋体" w:cs="宋体"/>
          <w:b/>
          <w:bCs/>
          <w:sz w:val="21"/>
          <w:szCs w:val="21"/>
        </w:rPr>
        <w:t xml:space="preserve">修改记录 </w:t>
      </w:r>
    </w:p>
    <w:tbl>
      <w:tblPr>
        <w:tblStyle w:val="8"/>
        <w:tblW w:w="112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438"/>
        <w:gridCol w:w="1700"/>
        <w:gridCol w:w="1743"/>
        <w:gridCol w:w="2312"/>
        <w:gridCol w:w="2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版本</w:t>
            </w:r>
          </w:p>
        </w:tc>
        <w:tc>
          <w:tcPr>
            <w:tcW w:w="2438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记录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编写</w:t>
            </w:r>
          </w:p>
        </w:tc>
        <w:tc>
          <w:tcPr>
            <w:tcW w:w="1743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审核</w:t>
            </w:r>
            <w:bookmarkStart w:id="4" w:name="_GoBack"/>
            <w:bookmarkEnd w:id="4"/>
          </w:p>
        </w:tc>
        <w:tc>
          <w:tcPr>
            <w:tcW w:w="2312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  <w:t>批准</w:t>
            </w:r>
          </w:p>
        </w:tc>
        <w:tc>
          <w:tcPr>
            <w:tcW w:w="2045" w:type="dxa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V1.0</w:t>
            </w:r>
          </w:p>
        </w:tc>
        <w:tc>
          <w:tcPr>
            <w:tcW w:w="2438" w:type="dxa"/>
          </w:tcPr>
          <w:commentRangeStart w:id="11"/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初版</w:t>
            </w:r>
            <w:commentRangeEnd w:id="11"/>
            <w:r w:rsidR="6030677C">
              <w:rPr>
                <w:rStyle w:val="CommentReference"/>
              </w:rPr>
              <w:commentReference w:id="11"/>
            </w:r>
          </w:p>
        </w:tc>
        <w:tc>
          <w:tcPr>
            <w:tcW w:w="170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李杰</w:t>
            </w:r>
          </w:p>
        </w:tc>
        <w:tc>
          <w:tcPr>
            <w:tcW w:w="1743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12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45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2026年10月27日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</w:rPr>
      </w:pP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0" w:name="mty5rtsoq2p74iuntq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1、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测试对象</w:t>
      </w:r>
      <w:bookmarkEnd w:id="0"/>
    </w:p>
    <w:p>
      <w:pPr>
        <w:spacing w:line="360" w:lineRule="auto"/>
        <w:ind w:firstLine="42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MPS-100停车传感器：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台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表面贴装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设备EUI：0095690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AF026、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AF03E、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B06CD；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硬件版本:DC-10_V1.0 2024.07.11；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软件版本: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MPS100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EU868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_V1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_S.O.A；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LoRaWAN天线：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MHz PCB贴片天线；</w:t>
      </w:r>
    </w:p>
    <w:p>
      <w:pPr>
        <w:spacing w:line="360" w:lineRule="auto"/>
        <w:ind w:firstLine="42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电池：EVE ES-261520/W 3.6V&amp;8.5Ah * 2</w:t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1" w:name="mty5rtsrdxgyiy0ei8k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2、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测试目的</w:t>
      </w:r>
      <w:bookmarkEnd w:id="1"/>
    </w:p>
    <w:commentRangeStart w:id="2"/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通过模拟用户使用场景，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测试出传感器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设备实际关键操作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通过测试数据，结合电池参数，计算出设备电池使用天数、年限。验证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MPS-100停车传感器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功耗是否符合设计要求，关键操作功耗是否在设计范围内，设备电池使用天数、年限是否能够满足用户需求。</w:t>
      </w:r>
      <w:commentRangeEnd w:id="2"/>
      <w:r w:rsidR="10CE7727">
        <w:rPr>
          <w:rStyle w:val="CommentReference"/>
        </w:rPr>
        <w:commentReference w:id="2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2" w:name="mty5rtsri70i2yge5a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3、测试环境</w:t>
      </w:r>
      <w:bookmarkEnd w:id="2"/>
    </w:p>
    <w:p>
      <w:pPr>
        <w:pStyle w:val="4"/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3.1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测试仪器和工具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天籁轿车1辆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笔记本电脑1台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网关1台：ND65-L04EU-868M-EA</w:t>
      </w:r>
    </w:p>
    <w:commentRangeStart w:id="3"/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测试分析软件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及恒定电源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Power Monitor 939，设备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量程100nA~6A，分辨率 80nA，采样率100kH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对外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供电电压：3.6V。</w:t>
      </w:r>
      <w:commentRangeEnd w:id="3"/>
      <w:r w:rsidR="10CE7727">
        <w:rPr>
          <w:rStyle w:val="CommentReference"/>
        </w:rPr>
        <w:commentReference w:id="3"/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18"/>
          <w:szCs w:val="18"/>
        </w:rPr>
        <w:t>测试</w:t>
      </w:r>
      <w:r>
        <w:rPr>
          <w:rFonts w:hint="eastAsia" w:cs="宋体"/>
          <w:sz w:val="18"/>
          <w:szCs w:val="18"/>
          <w:lang w:val="en-US" w:eastAsia="zh-CN"/>
        </w:rPr>
        <w:t>信息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测试人员：</w:t>
      </w:r>
      <w:r>
        <w:rPr>
          <w:rFonts w:hint="eastAsia" w:ascii="宋体" w:hAnsi="宋体" w:eastAsia="宋体" w:cs="宋体"/>
          <w:sz w:val="18"/>
          <w:szCs w:val="18"/>
        </w:rPr>
        <w:t>李杰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测试周期：2026年10月21日至2026年10月26日</w:t>
      </w:r>
    </w:p>
    <w:p>
      <w:pPr>
        <w:spacing w:line="360" w:lineRule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测试环境：气温18-26℃，阴雨天/晴天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3.</w:t>
      </w:r>
      <w:r>
        <w:rPr>
          <w:rFonts w:hint="eastAsia" w:cs="宋体"/>
          <w:b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组网说明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本次测试是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停车场真实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环境下进行，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按照网络条件可分为两个环境：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网关与3台MPS-100停车传感器间隔距离约15米，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采用的是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网关与3台MPS-100停车传感器间隔距离约500米且存在障碍物遮挡，同样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commentRangeStart w:id="4"/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bookmarkStart w:id="3" w:name="mty5rtsvuyacygdnv7"/>
      <w:ins w:id="4" w:author="伍志勇" w:date="2026-10-27T16:20:02Z" w16du:dateUtc="2026-10-27T16:20:02Z">
        <w:r w:rsidR="56F8EF8C">
          <w:rPr>
            <w:rFonts w:hint="eastAsia" w:ascii="宋体" w:hAnsi="宋体" w:eastAsia="宋体" w:cs="宋体"/>
            <w:b/>
            <w:color w:val="000000"/>
            <w:sz w:val="18"/>
            <w:szCs w:val="18"/>
          </w:rPr>
          <w:t>4、</w:t>
        </w:r>
      </w:ins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测试场景</w:t>
      </w:r>
      <w:bookmarkEnd w:id="3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及方法说明</w:t>
      </w:r>
      <w:commentRangeEnd w:id="4"/>
      <w:r w:rsidR="10CE7727">
        <w:rPr>
          <w:rStyle w:val="CommentReference"/>
        </w:rPr>
        <w:commentReference w:id="4"/>
      </w:r>
    </w:p>
    <w:p>
      <w:pPr>
        <w:pStyle w:val="4"/>
        <w:bidi w:val="0"/>
        <w:jc w:val="left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4.1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测试概述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本次测试采用 BLU939 系列功耗分析仪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对三台 MPS-100 样机（AF026、AF03E、B06CD）进行全场景功耗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。测试覆盖空闲底噪、雷达脉冲、磁力计检测、车辆驶入、车辆驶离、周期上报等全部工作状态。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测试说明</w:t>
      </w:r>
    </w:p>
    <w:p>
      <w:pPr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BLU 939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软件记录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MPS-100停车传感器周期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上报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、车辆进出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功耗以及基础功耗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情况，包括每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最大电流、最小电流、平均电流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及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每个阶段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持续时间等。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通过截图的方式展现，每个阶段截取3个截图，取均值分析计算。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drawing>
          <wp:inline distT="0" distB="0" distL="114300" distR="114300">
            <wp:extent cx="7117080" cy="5335905"/>
            <wp:effectExtent l="0" t="0" r="7620" b="17145"/>
            <wp:docPr id="59" name="图片 59" descr="bb5cf4c0b83f747bb571a6c7430f2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bb5cf4c0b83f747bb571a6c7430f24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现场测试照片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测试场景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共分为5个测试场景，分别计量功耗：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3台MPS-100停车传感器分别校准后空闲状态，检测空闲底噪、雷达日常运行功耗、磁力计周期检测、长周期检测功耗；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车辆驶入并停放，检测驶入及上报、车辆保持停放时的功耗；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车辆驶离，检测驶离及上报功耗；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车辆驶离后空闲功耗；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数据周期上报功耗。</w:t>
      </w:r>
    </w:p>
    <w:p>
      <w:pPr>
        <w:pStyle w:val="4"/>
        <w:bidi w:val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4.4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 xml:space="preserve"> 电池系统说明与寿命计算模型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default" w:asciiTheme="minorEastAsia" w:hAnsiTheme="minorEastAsia" w:eastAsiaTheme="minorEastAsia" w:cstheme="minorEastAsia"/>
          <w:sz w:val="18"/>
          <w:szCs w:val="18"/>
        </w:rPr>
        <w:t>本次测试的设备搭载了 EVE ES-261520/W 复合电源模块。该模块由 ER26500 锂亚硫酰氯（Li-SOCl₂）电芯（标称 3.6V/8,500mAh × 2）与 SPC1520 超级脉冲电容并联构成，标称总容量为 17,000 mAh。该化学体系能量密度极高，但存在高温自放电加速与低温内阻激增的物理特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性。</w:t>
      </w:r>
    </w:p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年自放电率：亿纬锂能官方明确，ER26500+SPC1520 方案的年自放电率小于 2%。</w:t>
      </w:r>
    </w:p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脉冲放电能力：SPC1520 超级脉冲电容最大脉冲电流为 2,000 mA（2A）。设备 LoRa 发射峰值约 120~18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mA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见图30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，远低于电容 2A 的脉冲上限，超级电容对发射瞬间的电流缓冲是充分的。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-20℃低温下发射导致电压跌落至截止电压的风险，因 SPC1520 的存在而显著降低，硬件保护机制有效。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instrText xml:space="preserve"> HYPERLINK "https://www.novitronic.com/Datenbl%C3%A4tter/Akkus  &amp; Batterien/Super Pulse Cap.pdf" \l "1#1#1"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instrText xml:space="preserve"> HYPERLINK "https://www.endrich.com/en/product-categories/accus-batteries/lithium-ion-cells/super-pulse-cap" \l "start-enquiry"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3. 标称容量定义：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单个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ER26500 的 8,500 mAh 是亿纬锂能官方在 2 mA 放电、+20℃、截止电压 2.0V 条件下测得的。设备实际工作电流（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根据日均功耗计算，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平均约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130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µA~13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µA）远低于 2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mA，放电倍率更低，理论上可释放的容量比例不低于标称条件。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4. 工作温度范围：亿纬锂能官方给出的复合电源方案工作温度为 -30℃ ~ +70℃，SPC1520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超级电容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在此温度区间内可正常提供脉冲放电。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Theme="minorEastAsia" w:hAnsiTheme="minorEastAsia" w:cstheme="minorEastAsia"/>
          <w:b/>
          <w:bCs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逐年迭代公式：当年剩余容量 = 上年剩余容量 - 当年耗电量 - (上年剩余容量 ×</w:t>
      </w:r>
      <w:r>
        <w:rPr>
          <w:rFonts w:hint="eastAsia" w:asciiTheme="minorEastAsia" w:hAnsiTheme="minorEastAsia" w:cstheme="minorEastAsia"/>
          <w:b/>
          <w:bCs/>
          <w:sz w:val="18"/>
          <w:szCs w:val="18"/>
          <w:lang w:val="en-US" w:eastAsia="zh-CN"/>
        </w:rPr>
        <w:t xml:space="preserve"> 2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%)。</w:t>
      </w:r>
    </w:p>
    <w:p w:rsidR="56F8EF8C" w:rsidRDefault="56F8EF8C" w:rsidP="56F8EF8C" w14:paraId="5D1973B9" w14:textId="3BE536AB">
      <w:ins w:id="5" w:author="伍志勇" w:date="2026-10-27T16:20:02Z" w16du:dateUtc="2026-10-27T16:20:02Z">
        <w:r w:rsidR="56F8EF8C">
          <w:t xml:space="preserve">口径声明：本报告全部寿命数值统一采用上述逐年迭代模型计算——常温基准（第5章及6.2节）取初始有效容量 17,000 mAh；极端气候降容预估（6.3节）取初始有效容量 14,450 mAh（标称容量的 85%）。</w:t>
        </w:r>
      </w:ins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5、测试数据统计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本章节针对3个MPS-100停车传感器设备开展功耗测试，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具体测试情况见图及功耗测试指标明细表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cs="宋体"/>
          <w:b/>
          <w:bCs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全局功耗示意</w:t>
      </w:r>
    </w:p>
    <w:commentRangeStart w:id="5"/>
    <w:p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如图2所示，将MPS-100停车传感器每个阶段的功耗，在示意图上标注出来。可以看到车辆驶入前（空闲）和停放后（占用），实际功耗是相同的，所以报告内统一拆解为基础功耗，由底噪功耗+雷达运行基础功耗（每秒1次脉冲）+磁力计检测功耗（每8秒1次脉冲）组成。</w:t>
      </w:r>
      <w:commentRangeEnd w:id="5"/>
      <w:r w:rsidR="10CE7727">
        <w:rPr>
          <w:rStyle w:val="CommentReference"/>
        </w:rPr>
        <w:commentReference w:id="5"/>
      </w:r>
    </w:p>
    <w:p>
      <w:pPr>
        <w:spacing w:line="360" w:lineRule="auto"/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1525" cy="3406140"/>
            <wp:effectExtent l="0" t="0" r="3175" b="3810"/>
            <wp:docPr id="17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图2 全局功耗分段示意图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.2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通信良好时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.2.1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设备00956906000AF026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平均电流：(76.724 + 76.802 + 76.662) / 3 ≈ 76.729 µA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持续时间：(990.6 + 989.2 + 985.2) / 3 ≈ 988.33 ms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平均能量：(76.003 + 75.980 + 75.530) / 3 ≈ 75.838 nWh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可计算出睡眠底噪的功耗：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每天：76.729 µA * 24h = 1,841.496 µAh = 1.841 mAh/天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每年：1.841 × 365 = 671.965 mAh/年</w:t>
      </w:r>
    </w:p>
    <w:p>
      <w:r>
        <w:drawing>
          <wp:inline distT="0" distB="0" distL="114300" distR="114300">
            <wp:extent cx="7114540" cy="3242945"/>
            <wp:effectExtent l="0" t="0" r="10160" b="14605"/>
            <wp:docPr id="1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3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39770"/>
            <wp:effectExtent l="0" t="0" r="14605" b="17780"/>
            <wp:docPr id="13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图4中3个截图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平均电流：(883.519 + 881.010 + 891.225) / 3 = 885.251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平均时间：(15.52 + 15.07 + 15.42) / 3 = 15.337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平均能量：(13.720 + 13.2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5 + 13.747) / 3 = 13.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584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平均单次雷达脉冲耗电量：13.584 nWh / 3.6V = 3.7733 nAh = 0.00377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33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每日耗电：0.00377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33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µAh * 86,400 = 326.01312 µAh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/天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= 0.32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1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46755"/>
            <wp:effectExtent l="0" t="0" r="17780" b="10795"/>
            <wp:docPr id="13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13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图5的3个截图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平均电流：(3.328 + 3.275 + 3.322) / 3 = 3.3083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平均时间：(59.02 + 59.75 + 59.06) / 3 = 59.276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+ 0.196) / 3 = 0.196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单次耗电量：0.196 µWh / 3.6V = 0.05444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频率：每8秒1次 -&gt; 每天 86400 / 8 = 10,800 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每日耗电：0.05444 µAh * 10800 = 587.95 µAh = 0.588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28975"/>
            <wp:effectExtent l="0" t="0" r="6985" b="9525"/>
            <wp:docPr id="13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70250"/>
            <wp:effectExtent l="0" t="0" r="14605" b="6350"/>
            <wp:docPr id="14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4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MPS-100停车传感器周期唤醒巡检雷达模块，每20分钟1次，图6的3个截图为该过程的功耗：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平均电流：(4.855 + 4.881 + 4.909) / 3 ≈ 4.882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平均时间：(4.494 + 4.824 + 4.659) / 3 ≈ 4.659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平均能量：(21.823 + 23.550 + 22.870) / 3 ≈ 22.748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：22.748 µWh / 3.6 V ≈ 6.319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6.319 µAh * 72 = 0.455 mAh/天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7110095" cy="3270250"/>
            <wp:effectExtent l="0" t="0" r="14605" b="6350"/>
            <wp:docPr id="1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50565"/>
            <wp:effectExtent l="0" t="0" r="17780" b="6985"/>
            <wp:docPr id="1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89300"/>
            <wp:effectExtent l="0" t="0" r="6985" b="6350"/>
            <wp:docPr id="14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图6 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图7的3个截图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车辆驶入过程的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平均电流：(7.209 + 7.448 + 7.963) / 3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= 7.54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平均时间：(14.96 + 14.65 + 14.44) / 3 ≈ 14.68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平均能量：(107.169 + 110.661 + 113.551) / 3 = 110.460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平均单次耗电量 = 110.460 / 3.6 = 30.683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6755"/>
            <wp:effectExtent l="0" t="0" r="13970" b="10795"/>
            <wp:docPr id="14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0255" cy="3267075"/>
            <wp:effectExtent l="0" t="0" r="4445" b="9525"/>
            <wp:docPr id="14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7121525" cy="3239770"/>
            <wp:effectExtent l="0" t="0" r="3175" b="17780"/>
            <wp:docPr id="15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离开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MPS-100停车传感器上方，触发检测并上报。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图8的3个截图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车辆驶离过程的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(7.201 + 7.430 + 7.961) / 3 ≈ 7.5307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平均时间：(14.53 + 14.45 + 14.61) / 3 = 14.53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平均单次能量：(104.706 + 107.382 + 116.436) / 3 = 328.524 / 3 = 109.508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平均单次耗电量 = 109.508 µWh / 3.6V ≈ 30.42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73425"/>
            <wp:effectExtent l="0" t="0" r="17780" b="3175"/>
            <wp:docPr id="147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66440"/>
            <wp:effectExtent l="0" t="0" r="6985" b="10160"/>
            <wp:docPr id="14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2945"/>
            <wp:effectExtent l="0" t="0" r="13970" b="14605"/>
            <wp:docPr id="15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8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图9可以看到，MPS-100停车传感器单次周期上报的功耗参数：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平均电流平均值：(7.589 + 7.583 + 7.576)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7.583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持续时间平均值：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(12.87 + 12.96 + 13.02)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12.95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单次总能量平均值：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(97.673 + 98.312 + 98.653)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98.213 µWh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单次平均耗电量 =98.213 / 3.6 =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27.28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62630"/>
            <wp:effectExtent l="0" t="0" r="14605" b="1397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8820"/>
            <wp:effectExtent l="0" t="0" r="10795" b="17780"/>
            <wp:docPr id="155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39135"/>
            <wp:effectExtent l="0" t="0" r="13970" b="18415"/>
            <wp:docPr id="156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9  周期上报功耗波形图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从本章节00956906000AF026设备的分段功耗数据，可计算出在网络畅通的情况下，不同需求场景下电池使用寿命：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空闲基础功耗：3.21 mAh/天（底噪1.84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 xml:space="preserve"> + 雷达0.326 + 磁力计0.588 + 20分钟防死机唤醒0.455）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单次完整停车事件（含20%裕量）：73.32 µAh（驶入30.68 + 驶离30.42，含20%裕量）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单次周期上报：27.28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854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7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+ 0.733 + 0.655 = 4.599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1,678.6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10.13</w:delText>
              </w:r>
            </w:del>
            <w:ins w:id="9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9.13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+ 0.733 + 0.164 = 4.108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1,499.4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10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11.34</w:delText>
              </w:r>
            </w:del>
            <w:ins w:id="11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10.12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+ 0.733 + 0.027 = 3.971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1,449.4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12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11.73</w:delText>
              </w:r>
            </w:del>
            <w:ins w:id="13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10.43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+ 2.200 + 0.655 = 6.066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2,214.1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14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7.68</w:delText>
              </w:r>
            </w:del>
            <w:ins w:id="15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7.07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+ 2.200 + 0.164 = 5.575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2,034.9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16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8.35</w:delText>
              </w:r>
            </w:del>
            <w:ins w:id="17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7.65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+ 2.200 + 0.027 = 5.438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1,984.9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18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8.56</w:delText>
              </w:r>
            </w:del>
            <w:ins w:id="19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7.83</w:t>
              </w:r>
            </w:ins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.2.2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展示的波形图没有出现脉冲，是纯粹的睡眠底噪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平均持续时间：(983.9 + 985.8 + 988.9) / 3 = 986.2 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(76.771 + 76.728 + 76.699) / 3 = 76.7327 µA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单次能量平均值：(75.545 + 75.641 + 75.849) / 3 = 75.6783 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可计算出睡眠底噪的功耗：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每天：76.733 µA * 24h = 1.8416 mAh/天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每年：1.8416 × 365 = 672.184 mAh/年</w:t>
      </w:r>
    </w:p>
    <w:p>
      <w:r>
        <w:drawing>
          <wp:inline distT="0" distB="0" distL="114300" distR="114300">
            <wp:extent cx="7113905" cy="3225165"/>
            <wp:effectExtent l="0" t="0" r="10795" b="13335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66440"/>
            <wp:effectExtent l="0" t="0" r="6985" b="1016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10 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，图11展示了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平均持续时间：(16.74 + 16.16 + 16.73) / 3 ≈ 16.54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平均电流：(818.128 + 816.095 + 790.920) / 3 ≈ 808.381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单次平均能量：(13.697 + 13.191 + 13.237) / 3 = 13.375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换算单次脉冲耗电量：13.375 / 3.6 / 1000 ≈ 0.003715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每天雷达运行基础功耗：0.003715 µAh * 86,400 ≈ 320.99 µAh = 0.321 mAh/天</w:t>
      </w:r>
    </w:p>
    <w:p>
      <w:pPr>
        <w:jc w:val="both"/>
      </w:pPr>
      <w:r>
        <w:drawing>
          <wp:inline distT="0" distB="0" distL="114300" distR="114300">
            <wp:extent cx="7114540" cy="3265805"/>
            <wp:effectExtent l="0" t="0" r="10160" b="10795"/>
            <wp:docPr id="16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24065" cy="3255645"/>
            <wp:effectExtent l="0" t="0" r="635" b="1905"/>
            <wp:docPr id="16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61995"/>
            <wp:effectExtent l="0" t="0" r="13970" b="14605"/>
            <wp:docPr id="16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11 雷达模组运行基础功耗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每8秒发起1次磁力计检测，图12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平均持续时长：(59.20 + 59.26 + 58.98) / 3 = 59.147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平均电流：(3.317 + 3.296 + 3.323) / 3 = 3.312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单次平均能量：(0.196 + 0.195 + 0.195) / 3 = 0.19533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换算单次耗电：0.19533 µWh / 3.6V ≈ 0.054258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每日耗电：0.054258 * 10800 ≈ 585.99 µAh = 0.586 mAh/天</w:t>
      </w:r>
    </w:p>
    <w:p>
      <w:pPr>
        <w:jc w:val="both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7122160" cy="3281045"/>
            <wp:effectExtent l="0" t="0" r="2540" b="14605"/>
            <wp:docPr id="1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4375"/>
            <wp:effectExtent l="0" t="0" r="13970" b="3175"/>
            <wp:docPr id="1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6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平均电流：(4.882 + 4.873 + 4.910) / 3 = 4.888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平均时间：(4.343 + 4.894 + 4.65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4.630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平均能量：(21.204 + 23.853 + 22.850) / 3 = 22.636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：22.636 µWh / 3.6V ≈ 6.288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每天功耗：6.288 µAh * 72 ≈ 452.7 µAh = 0.453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32150"/>
            <wp:effectExtent l="0" t="0" r="17780" b="6350"/>
            <wp:docPr id="16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825" cy="3270885"/>
            <wp:effectExtent l="0" t="0" r="15875" b="5715"/>
            <wp:docPr id="1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2160" cy="3242945"/>
            <wp:effectExtent l="0" t="0" r="2540" b="14605"/>
            <wp:docPr id="17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</w:t>
      </w:r>
      <w:r>
        <w:rPr>
          <w:rFonts w:hint="eastAsia"/>
          <w:lang w:val="en-US" w:eastAsia="zh-CN"/>
        </w:rPr>
        <w:t xml:space="preserve">13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图14的3个截图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平均时长：(14.43 + 14.76 + 14.76) / 3 = 14.65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平均电流：(7.219 + 7.300 + 7.462) / 3 = 7.327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平均能量：(104.208 + 107.794 + 110.168) / 3 = 107.390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换算耗电量：107.390 µWh / 3.6V ≈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29.83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4065" cy="3282315"/>
            <wp:effectExtent l="0" t="0" r="635" b="13335"/>
            <wp:docPr id="172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190" cy="3238500"/>
            <wp:effectExtent l="0" t="0" r="16510" b="0"/>
            <wp:docPr id="1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21525" cy="3270250"/>
            <wp:effectExtent l="0" t="0" r="3175" b="6350"/>
            <wp:docPr id="17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14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车辆驶入功耗波形图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图15的3个截图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平均时长：(14.71 + 14.76 + 14.76) / 3 = 14.743 s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平均电流：(7.213 + 7.206 + 7.460) / 3 = 7.293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平均能量：(106.117 + 106.401 + 110.122) / 3 = 107.547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换算耗电量：107.547 µWh ÷ 3.6V ≈ 29.874 µAh/次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</w:pPr>
      <w:r>
        <w:drawing>
          <wp:inline distT="0" distB="0" distL="114300" distR="114300">
            <wp:extent cx="7117715" cy="3270250"/>
            <wp:effectExtent l="0" t="0" r="6985" b="6350"/>
            <wp:docPr id="1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095" cy="3277870"/>
            <wp:effectExtent l="0" t="0" r="14605" b="17780"/>
            <wp:docPr id="176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730" cy="3250565"/>
            <wp:effectExtent l="0" t="0" r="13970" b="6985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车辆驶离功耗波形图</w:t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下方图16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平均时长：(12.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 + 12.96 + 12.22) / 3 = 12.6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平均电流：(7.873 + 7.851 + 7.890) / 3 = 7.871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平均能量：(100.919 + 101.792 + 96.437) / 3 = 99.716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换算耗电量：99.716 µWh ÷ 3.6V = 27.70 µAh/次</w:t>
      </w:r>
    </w:p>
    <w:p>
      <w:pPr>
        <w:jc w:val="both"/>
      </w:pPr>
      <w:r>
        <w:drawing>
          <wp:inline distT="0" distB="0" distL="114300" distR="114300">
            <wp:extent cx="7118350" cy="3224530"/>
            <wp:effectExtent l="0" t="0" r="6350" b="13970"/>
            <wp:docPr id="16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0255" cy="3248025"/>
            <wp:effectExtent l="0" t="0" r="4445" b="9525"/>
            <wp:docPr id="16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0565"/>
            <wp:effectExtent l="0" t="0" r="13970" b="6985"/>
            <wp:docPr id="17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图16 周期上报功耗波形图</w:t>
      </w:r>
    </w:p>
    <w:p>
      <w:p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从本章节00956906000AF03E设备的分段功耗数据，可计算出在网络畅通的情况下，不同需求场景下电池使用寿命：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空闲基础功耗：3.20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16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mAh/天（底噪1.84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16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雷达0.321 + 磁力计0.586 + 20分钟防死机唤醒0.453）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单次完整停车事件（含20%裕量）：71.64 µAh（最新实测：驶入29.83 + 驶离29.87，含20%裕量）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单次周期上报：27.70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854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20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21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+ 0.716 + 0.665 = 4.583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1,672.8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22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10.16</w:delText>
              </w:r>
            </w:del>
            <w:ins w:id="23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9.16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+ 0.716 + 0.166 = 4.084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1,490.7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24" w:author="伍志勇" w:date="2026-10-27T16:20:02Z" w16du:dateUtc="2026-10-27T16:20:02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11.40</w:delText>
              </w:r>
            </w:del>
            <w:ins w:id="25" w:author="伍志勇" w:date="2026-10-27T16:20:02Z" w16du:dateUtc="2026-10-27T16:20:02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10.17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+ 0.716 + 0.028 = 3.946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1,440.3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26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11.80</w:delText>
              </w:r>
            </w:del>
            <w:ins w:id="27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10.49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+ 2.149 + 0.665 = 6.016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2,195.8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28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7.74</w:delText>
              </w:r>
            </w:del>
            <w:ins w:id="29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7.13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+ 2.149 + 0.166 = 5.517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2,013.7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30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8.44</w:delText>
              </w:r>
            </w:del>
            <w:ins w:id="31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7.72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+ 2.149 + 0.028 = 5.379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1,963.3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32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8.66</w:delText>
              </w:r>
            </w:del>
            <w:ins w:id="33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7.91</w:t>
              </w:r>
            </w:ins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.2.3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(74.515+74.543+74.768)/3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µA</w:t>
      </w:r>
    </w:p>
    <w:p>
      <w:p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(989.0+989.5+988.7)/3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989.07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(73.699+73.762+73.928)/3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73.796 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可计算出每天底噪功耗：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 µA×24h=1,790.616 µAh/天=1.791mAh/天</w:t>
      </w:r>
    </w:p>
    <w:p>
      <w:r>
        <w:drawing>
          <wp:inline distT="0" distB="0" distL="114300" distR="114300">
            <wp:extent cx="7121525" cy="3262630"/>
            <wp:effectExtent l="0" t="0" r="3175" b="1397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7110730" cy="3190240"/>
            <wp:effectExtent l="0" t="0" r="13970" b="1016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7118350" cy="3232150"/>
            <wp:effectExtent l="0" t="0" r="6350" b="6350"/>
            <wp:docPr id="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，图18展示了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平均电流：(755.756 + 792.872 + 770.825) / 3 = 2319.453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773.151 µA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时间均值：(17.25 + 17.03 + 17.54) / 3 = 51.82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17.27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能量均值：(13.038 + 13.503 + 13.527) / 3 = 40.068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 / 3.6V = 3.71 nAh = 0.00371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每天雷达运行基础功耗：0.00371 µAh * 86,400次 = 320.544 µAh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0.321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7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4065" cy="3270885"/>
            <wp:effectExtent l="0" t="0" r="635" b="5715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7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每8秒发起1次磁力计检测，图19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平均电流：(3.275 + 3.245 + 3.211) / 3 ≈ 3.244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60.80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+ 60.3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59.89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60.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+ 0.195) / 3 ≈ 0.1957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0.19567 µWh / 3.6V = 0.05435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每天循环次数：86,400s ÷ 8s = 10,800次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每天磁力计检测功耗：0.05435 µAh * 10800 = 586.98 µAh = 0.587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1200"/>
            <wp:effectExtent l="0" t="0" r="3175" b="6350"/>
            <wp:docPr id="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1525" cy="3247390"/>
            <wp:effectExtent l="0" t="0" r="3175" b="10160"/>
            <wp:docPr id="7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平均电流：(4.859 + 4.824 + 4.879) / 3 ≈ 4.854 mA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平均时间：(4.240 + 4.509 + 4.165) / 3 ≈ 4.305 s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平均能量：(20.607 + 21.754 + 20.320) / 3 ≈ 20.894 µWh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耗电量：20.894 µWh / 3.6V ≈ 5.804 µAh/次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每天功耗：5.804 µAh * 72 ≈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0.418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55010"/>
            <wp:effectExtent l="0" t="0" r="14605" b="254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16910"/>
            <wp:effectExtent l="0" t="0" r="17780" b="2540"/>
            <wp:docPr id="8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图21的3个截图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平均电流：(7.957 + 7.938 + 7.941) / 3 = 7.945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平均时间：(14.84 + 14.89 + 14.99) / 3 = 14.91 s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单次总能量：(118.119 + 118.2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3 + 118.273) / 3 = 118.208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平均单次耗电量 =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118.20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µWh / 3.6V = 32.8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4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39135"/>
            <wp:effectExtent l="0" t="0" r="17780" b="18415"/>
            <wp:docPr id="9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4375"/>
            <wp:effectExtent l="0" t="0" r="6350" b="3175"/>
            <wp:docPr id="9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7390"/>
            <wp:effectExtent l="0" t="0" r="14605" b="10160"/>
            <wp:docPr id="9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图22的3个截图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(7.951 + 7.962 + 7.686) / 3 ≈ 7.866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持续时间均值：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(14.89 + 14.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 + 15.89) / 3 ≈ 15.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能量均值：(118.446 + 118.253 + 122.179)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119.626 µ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平均单次耗电量：119.626 / 3.6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33.229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5010"/>
            <wp:effectExtent l="0" t="0" r="3175" b="254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25165"/>
            <wp:effectExtent l="0" t="0" r="14605" b="13335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3580"/>
            <wp:effectExtent l="0" t="0" r="14605" b="13970"/>
            <wp:docPr id="9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平均电流：(7.585 + 7.868 + 7.886) / 3 ≈ 7.780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(12.43 + 12.84 + 12.76) / 3 ≈ 12.68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(94.303 + 101.030 + 100.640) / 3 ≈ 98.658 µWh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单次平均耗电量： 98.658 µWh / 3.6V = 27.405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8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0250"/>
            <wp:effectExtent l="0" t="0" r="3175" b="6350"/>
            <wp:docPr id="9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2160" cy="3258185"/>
            <wp:effectExtent l="0" t="0" r="2540" b="18415"/>
            <wp:docPr id="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23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从本章节00956906000B06CD设备的分段功耗数据，可计算出在网络畅通的情况下，不同需求场景下电池使用寿命：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空闲基础功耗：3.117 mAh/天（底噪1.791 + 雷达0.321 + 磁力计0.587 + 20分钟防死机唤醒0.418）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（驶入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32.84 μAh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+驶离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33.229 μAh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，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含20%裕量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）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79.27 µAh</w:t>
      </w:r>
    </w:p>
    <w:p>
      <w:pPr>
        <w:jc w:val="both"/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单次周期上报：27.4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05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 xml:space="preserve"> µAh</w:t>
      </w: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854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34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35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+ 0.793 + 0.658 = 4.568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1,667.3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commentRangeStart w:id="1"/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36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10.20</w:delText>
              </w:r>
            </w:del>
            <w:ins w:id="37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9.19</w:t>
              </w:r>
            </w:ins>
            <w:commentRangeEnd w:id="1"/>
            <w:r w:rsidR="10CE7727">
              <w:rPr>
                <w:rStyle w:val="CommentReference"/>
              </w:rP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+ 0.793 + 0.164 = 4.074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1,487.0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38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11.43</w:delText>
              </w:r>
            </w:del>
            <w:ins w:id="39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10.19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+ 0.793 + 0.027 = 3.937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1,437.0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40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11.83</w:delText>
              </w:r>
            </w:del>
            <w:ins w:id="41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10.51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+ 2.378 + 0.658 = 6.153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2,245.8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42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7.57</w:delText>
              </w:r>
            </w:del>
            <w:ins w:id="43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6.98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+ 2.378 + 0.164 = 5.659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2,065.5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44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8.23</w:delText>
              </w:r>
            </w:del>
            <w:ins w:id="45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7.55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+ 2.378 + 0.027 = 5.522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2,015.5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46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8.43</w:delText>
              </w:r>
            </w:del>
            <w:ins w:id="47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7.72</w:t>
              </w:r>
            </w:ins>
          </w:p>
        </w:tc>
      </w:tr>
    </w:tbl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3通信较差时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commentRangeStart w:id="6"/>
    <w:commentRangeStart w:id="13"/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MPS-100停车传感器固件关闭ADR自适应功能，设定SF=12。设备与网关距离超过500米且存在遮挡时，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通信信号较弱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（RSSI＜-100dBm且SNR＜0），数据上报会多次重传，涉及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车辆驶入、车辆驶离、周期上报功耗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。不会影响其它功耗。</w:t>
      </w:r>
      <w:commentRangeEnd w:id="6"/>
      <w:r w:rsidR="10CE7727">
        <w:rPr>
          <w:rStyle w:val="CommentReference"/>
        </w:rPr>
        <w:commentReference w:id="6"/>
      </w:r>
      <w:commentRangeEnd w:id="13"/>
      <w:r w:rsidR="6030677C">
        <w:rPr>
          <w:rStyle w:val="CommentReference"/>
        </w:rPr>
        <w:commentReference w:id="13"/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00956906000AF026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图24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平均电流：(5.963 + 6.239 + 6.004) / 3 ≈ 6.069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(28.22 + 25.75 + 27.21) / 3 ≈ 27.06 s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(168.287 + 160.918 + 164.553) / 3 = 493.758 / 3 ≈ 164.586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164.586 µWh / 3.6V ≈ 45.72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8825" cy="3218180"/>
            <wp:effectExtent l="0" t="0" r="15875" b="1270"/>
            <wp:docPr id="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51835"/>
            <wp:effectExtent l="0" t="0" r="12065" b="5715"/>
            <wp:docPr id="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6.222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6.137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6.163mA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(25.22 + 26.22 + 26.54) / 3 = 77.98 / 3 ≈ 25.99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(156.948 + 160.757 + 164.759) / 3 = 482.464 / 3 = 160.821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单次平均耗电量：160.821 / 3.6 ≈ 44.672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4060"/>
            <wp:effectExtent l="0" t="0" r="3175" b="2540"/>
            <wp:docPr id="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32150"/>
            <wp:effectExtent l="0" t="0" r="13970" b="635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35960"/>
            <wp:effectExtent l="0" t="0" r="10160" b="2540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图26为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(6.042+6.134+6.713)/3=18.889/3≈6.296 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时间：(26.00+25.10+17.21)/3=68.31/3=22.77 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能量：(157.676+153.999+115.596)/3=427.271/3=142.4237 µWh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142.4237 µWh/3.6 V=39.562 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0095" cy="3209925"/>
            <wp:effectExtent l="0" t="0" r="14605" b="952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985" cy="3253740"/>
            <wp:effectExtent l="0" t="0" r="5715" b="3810"/>
            <wp:docPr id="8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88030"/>
            <wp:effectExtent l="0" t="0" r="17780" b="7620"/>
            <wp:docPr id="8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26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从本章节极限弱网环境（SF12）下的情况来看，00956906000AF026设备基于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空闲基础功耗：3.211 mAh/天（底噪1.842 + 雷达0.326 + 磁力计0.588 + 20分钟唤醒0.455）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单次完整事件（含20%裕量）：(45.72 + 44.67) × 1.2 = 108.47 µAh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单次周期上报（弱网）：39.56 µAh</w:t>
      </w: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854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48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49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+ 1.085 + 0.949 = 5.245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1,914.4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50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8.88</w:delText>
              </w:r>
            </w:del>
            <w:ins w:id="51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8.09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+ 1.085 + 0.237 = 4.533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1,654.5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52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10.27</w:delText>
              </w:r>
            </w:del>
            <w:ins w:id="53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9.25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+ 1.085 + 0.040 = 4.336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1,582.6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54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10.74</w:delText>
              </w:r>
            </w:del>
            <w:ins w:id="55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9.63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+ 3.254 + 0.949 = 7.414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2,706.1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56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6.28</w:delText>
              </w:r>
            </w:del>
            <w:ins w:id="57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5.86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+ 3.254 + 0.237 = 6.702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2,446.2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58" w:author="伍志勇" w:date="2026-10-27T16:20:03Z" w16du:dateUtc="2026-10-27T16:20:03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6.95</w:delText>
              </w:r>
            </w:del>
            <w:ins w:id="59" w:author="伍志勇" w:date="2026-10-27T16:20:03Z" w16du:dateUtc="2026-10-27T16:20:03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6.44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+ 3.254 + 0.040 = 6.505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2,374.3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0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7.16</w:delText>
              </w:r>
            </w:del>
            <w:ins w:id="61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6.63</w:t>
              </w:r>
            </w:ins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平均电流：(6.414 + 6.152 + 6.060) / 3 ≈ 6.21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平均时间：(23.55 + 25.94 + 27.21) / 3 ≈ 25.57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单次平均能量：(151.272 + 159.620 + 164.961) / 3 ≈ 158.618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平均单次耗电量：158.618 µWh / 3.6V ≈ 44.06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69615"/>
            <wp:effectExtent l="0" t="0" r="13970" b="698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8185"/>
            <wp:effectExtent l="0" t="0" r="6350" b="1841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2945"/>
            <wp:effectExtent l="0" t="0" r="10160" b="14605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6.083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6.148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6.349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6.193mA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(26.54 + 26.22 + 24.91) / 3 = 25.89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(163.267 + 161.229 + 158.198) / 3 = 160.898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单次平均耗电量：160.898 µWh / 3.6V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44.69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25800"/>
            <wp:effectExtent l="0" t="0" r="8255" b="1270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93745"/>
            <wp:effectExtent l="0" t="0" r="8255" b="190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图29为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6.574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+ 6.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252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6.457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) / 3 ≈ 6.427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(21.80 + 24.10 + 22.75) / 3 ≈ 22.88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（143.369 + 150.706 + 146.941）/3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µWh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 µWh / 3.6V = 40.835 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9620" cy="3237230"/>
            <wp:effectExtent l="0" t="0" r="5080" b="127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13735"/>
            <wp:effectExtent l="0" t="0" r="14605" b="571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10730" cy="3224530"/>
            <wp:effectExtent l="0" t="0" r="13970" b="13970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29周期上报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从本章节极限弱网环境（SF12）下的情况来看，00956906000AF03E设备基于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空闲基础功耗：3.202 mAh/天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单次完整停车事件：106.50 µAh（弱网驶入 44.06 + 弱网驶离 44.69，含20%反复停车裕量）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单次周期上报（弱网）：40.83 µAh</w:t>
      </w: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854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2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63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+ 1.065 + 0.980 = 5.247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1,915.2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4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8.88</w:delText>
              </w:r>
            </w:del>
            <w:ins w:id="65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8.09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+ 1.065 + 0.245 = 4.512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1,646.9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6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10.32</w:delText>
              </w:r>
            </w:del>
            <w:ins w:id="67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9.29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+ 1.065 + 0.041 = 4.308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1,572.4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68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10.81</w:delText>
              </w:r>
            </w:del>
            <w:ins w:id="69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9.69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+ 3.195 + 0.980 = 7.377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2,692.6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70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6.31</w:delText>
              </w:r>
            </w:del>
            <w:ins w:id="71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5.89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+ 3.195 + 0.245 = 6.642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2,424.3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72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7.01</w:delText>
              </w:r>
            </w:del>
            <w:ins w:id="73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6.50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+ 3.195 + 0.041 = 6.438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2,349.9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74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7.23</w:delText>
              </w:r>
            </w:del>
            <w:ins w:id="75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6.69</w:t>
              </w:r>
            </w:ins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平均电流：(19.696 + 14.743 + 19.599) / 3 ≈ 18.013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平均时间：(21.71 + 32.85 + 21.95) / 3  ≈ 25.50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单次平均能量：(357.359 + 403.663 + 358.519) / 3 ≈ 373.180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373.180 µWh / 3.6V ≈ 103.66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15640"/>
            <wp:effectExtent l="0" t="0" r="12065" b="381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6755"/>
            <wp:effectExtent l="0" t="0" r="1016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(15.473+19.684+19.374)/3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18.177mA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时间：(34.97+21.99+22.27)/3=79.23/3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26.41s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能量：(450.922+360.707+359.651)/3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390.4267μWh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Wh/3.6V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108.45μAh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28975"/>
            <wp:effectExtent l="0" t="0" r="3175" b="952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1365" cy="3190240"/>
            <wp:effectExtent l="0" t="0" r="13335" b="1016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47390"/>
            <wp:effectExtent l="0" t="0" r="6985" b="101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图32为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156.720 µWh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 156.720 µWh / 3.6V = 43.533 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8350" cy="3239135"/>
            <wp:effectExtent l="0" t="0" r="635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375660"/>
            <wp:effectExtent l="0" t="0" r="14605" b="152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8190" cy="3253740"/>
            <wp:effectExtent l="0" t="0" r="16510" b="381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32周期上报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从本章节极限弱网环境（SF12）下的情况来看，00956906000B06CD设备基于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每日空闲基础功耗：3.117 mAh/天（底噪+雷达+磁力计+20分钟唤醒）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单次完整停车事件：254.53 µAh（弱网驶入 103.66 + 弱网驶离 108.45，含20%反复停车裕量）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弱网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）：43.53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 xml:space="preserve"> µAh/次</w:t>
      </w:r>
    </w:p>
    <w:tbl>
      <w:tblPr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472"/>
        <w:gridCol w:w="2951"/>
        <w:gridCol w:w="2202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每日总耗电 (mAh/天)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每年总耗电 (mAh/年)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76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理论预估寿命</w:delText>
              </w:r>
            </w:del>
            <w:ins w:id="77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预计寿命</w:t>
              </w:r>
            </w:ins>
            <w:r w:rsidR="56F8EF8C"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(年)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+ 2.545 + 1.045 = 6.707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2,448.1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78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6.94</w:delText>
              </w:r>
            </w:del>
            <w:ins w:id="79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6.44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+ 2.545 + 0.261 = 5.923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2,161.9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0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7.86</w:delText>
              </w:r>
            </w:del>
            <w:ins w:id="81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7.23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+ 2.545 + 0.044 = 5.706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2,082.7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2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8.16</w:delText>
              </w:r>
            </w:del>
            <w:ins w:id="83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7.49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+ 7.636 + 1.045 = 11.798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4,306.3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4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3.95</w:delText>
              </w:r>
            </w:del>
            <w:ins w:id="85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3.76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+ 7.636 + 0.261 = 11.014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4,020.1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6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4.23</w:delText>
              </w:r>
            </w:del>
            <w:ins w:id="87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4.02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+ 7.636 + 0.044 = 10.797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3,940.9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del w:id="88" w:author="伍志勇" w:date="2026-10-27T16:20:04Z" w16du:dateUtc="2026-10-27T16:20:04Z">
              <w:r w:rsidDel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delText xml:space="preserve">4.31</w:delText>
              </w:r>
            </w:del>
            <w:ins w:id="89" w:author="伍志勇" w:date="2026-10-27T16:20:04Z" w16du:dateUtc="2026-10-27T16:20:04Z">
              <w:r w:rsidR="56F8EF8C">
                <w:rPr>
                  <w:rFonts w:hint="default"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18"/>
                  <w:szCs w:val="18"/>
                  <w:bdr w:val="none" w:color="auto" w:sz="0" w:space="0"/>
                  <w:lang w:val="en-US" w:eastAsia="zh-CN" w:bidi="ar"/>
                </w:rPr>
                <w:t xml:space="preserve">4.10</w:t>
              </w:r>
            </w:ins>
          </w:p>
        </w:tc>
      </w:tr>
    </w:tbl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6、测试结果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各阶段实测功耗数据汇总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基于在常温（18~26℃）环境下 BLU939 的实测数据，三台样机在正常网络与极端弱网环境下的核心功耗汇总如下：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580"/>
        <w:gridCol w:w="1580"/>
        <w:gridCol w:w="1580"/>
        <w:gridCol w:w="3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基础功耗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含底噪、雷达、磁力计及20分钟唤醒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单次完整事件（正常）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73.32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71.64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79.27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含TX峰值及20%反复停车裕量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单次完整事件（弱网）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108.47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106.50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254.53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含多次重传及超长RX开启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单次上报（正常）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27.28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27.70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27.41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1次/24小时（正常握手）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单次上报（弱网）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39.56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40.83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43.53 μAh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含多次重传确认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常温基准下的电池寿命推演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基准参数：基于本次常温（18~26℃）实测，电池初始有效容量取标称的 17,000 mAh，年自放电率保守取 2%。采用逐年迭代模型计算。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场景一：常规网络 + 每日30次停车 + 1次/4小时上报（推荐配置）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每日总耗电：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AF026: 3.211 + 30×(73.32/1000) + 6×(27.28/1000) = 5.575 mAh/天 (年耗电 2,034.9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AF03E: 3.202 + 30×(71.64/1000) + 6×(27.70/1000) = 5.517 mAh/天 (年耗电 2,013.7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B06CD: 3.117 + 30×(79.27/1000) + 6×(27.41/1000) = 5.660 mAh/天 (年耗电 2,065.9 mAh)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推演结果：在常规网络下，即使每天30次停车并4小时上报一次，三台设备寿命均</w:t>
      </w:r>
      <w:del w:id="90" w:author="伍志勇" w:date="2026-10-27T16:20:04Z" w16du:dateUtc="2026-10-27T16:20:04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超过 6.5 年</w:delText>
        </w:r>
      </w:del>
      <w:ins w:id="91" w:author="伍志勇" w:date="2026-10-27T16:20:04Z" w16du:dateUtc="2026-10-27T16:20:04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超过 7.5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场景二：正常网络 + 每日30次停车 + 1次/小时上报（高频严苛）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每日总耗电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AF026: 3.211 + 2.200 + 0.655 = 6.066 mAh/天 (年耗电 2,214.1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AF03E: 3.202 + 2.149 + 0.665 = 6.016 mAh/天 (年耗电 2,195.8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B06CD: 3.117 + 2.378 + 0.658 = 6.153 mAh/天 (年耗电 2,245.8 mAh)</w:t>
      </w:r>
    </w:p>
    <w:commentRangeStart w:id="7"/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推演结果：在此严苛场景下，AF026 寿命约 </w:t>
      </w:r>
      <w:del w:id="92" w:author="伍志勇" w:date="2026-10-27T16:20:04Z" w16du:dateUtc="2026-10-27T16:20:04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5.8 年，AF03E 约 5.9 年，B06CD 约 5.7</w:delText>
        </w:r>
      </w:del>
      <w:ins w:id="93" w:author="伍志勇" w:date="2026-10-27T16:20:04Z" w16du:dateUtc="2026-10-27T16:20:04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7.1 年，AF03E 约 7.1 年，B06CD 约 7.0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年。全部满足&gt;5年要求。</w:t>
      </w:r>
      <w:commentRangeEnd w:id="7"/>
      <w:r w:rsidR="10CE7727">
        <w:rPr>
          <w:rStyle w:val="CommentReference"/>
        </w:rPr>
        <w:commentReference w:id="7"/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场景三：极限弱网（全重传） + 每日30次停车 + 1次/小时上报（理论极限）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(注：假设每一次通信都发生连续重传，设备功耗达到物理极限)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每日总耗电：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AF026: 3.211 + 30×(108.47/1000) + 24×(39.56/1000) = 7.414 mAh/天 (年耗电 2,706.1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AF03E: 3.202 + 30×(106.50/1000) + 24×(40.83/1000) = 7.377 mAh/天 (年耗电 2,692.6 mAh)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B06CD: 3.117 + 30×(254.53/1000) + 24×(43.53/1000) = 11.798 mAh/天 (年耗电 4,306.3 mAh)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推演结果：</w:t>
      </w:r>
    </w:p>
    <w:commentRangeStart w:id="8"/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AF026 极限寿命</w:t>
      </w:r>
      <w:del w:id="94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约为 5.4 年</w:delText>
        </w:r>
      </w:del>
      <w:ins w:id="95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约为 5.9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  <w:commentRangeEnd w:id="8"/>
      <w:r w:rsidR="10CE7727">
        <w:rPr>
          <w:rStyle w:val="CommentReference"/>
        </w:rPr>
        <w:commentReference w:id="8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AF03E 极限寿命</w:t>
      </w:r>
      <w:del w:id="96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约为 5.5 年</w:delText>
        </w:r>
      </w:del>
      <w:ins w:id="97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约为 5.9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B06CD 因弱网下功耗暴增，极限寿命</w:t>
      </w:r>
      <w:del w:id="98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缩短至 3.4 年</w:delText>
        </w:r>
      </w:del>
      <w:ins w:id="99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缩短至约 3.8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克罗地亚极端环境预估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由于上述推演基于常温测试数据，考虑到客户所处的克罗地亚户外沥青路面夏季内部温度可达 60~70℃，冬季可达 -20℃。极端高低温会导致锂亚硫酰氯电池活性下降及内部 SEI 膜增厚损耗。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为确保极端气候下的质保承诺，我们保守取标称容量的 85%（14,450 mAh） 作为极端环境初始有效容量，对“常规网络 + 30次/天 + 1次/小时上报”场景进行降容预估：</w:t>
      </w:r>
    </w:p>
    <w:commentRangeStart w:id="9"/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AF026 极端环境预估寿命：</w:t>
      </w:r>
      <w:del w:id="100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约 5.02 年</w:delText>
        </w:r>
      </w:del>
      <w:ins w:id="101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约 6.1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  <w:commentRangeEnd w:id="9"/>
      <w:r w:rsidR="10CE7727">
        <w:rPr>
          <w:rStyle w:val="CommentReference"/>
        </w:rPr>
        <w:commentReference w:id="9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AF03E 极端环境预估寿命：</w:t>
      </w:r>
      <w:del w:id="102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约 5.05 年</w:delText>
        </w:r>
      </w:del>
      <w:ins w:id="103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约 6.1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B06CD 极端环境预估寿命：</w:t>
      </w:r>
      <w:del w:id="104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约 4.76 年</w:delText>
        </w:r>
      </w:del>
      <w:ins w:id="105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约 6.0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(注：若采用推荐的 1次/4小时上报周期，即使按 85% 降容，三台设备寿命</w:t>
      </w:r>
      <w:del w:id="106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依然可超 5 年</w:delText>
        </w:r>
      </w:del>
      <w:ins w:id="107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依然可超 6.5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)</w:t>
      </w:r>
    </w:p>
    <w:commentRangeStart w:id="10"/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6.4 最终测试结论与质保条件建议</w:t>
      </w:r>
      <w:commentRangeEnd w:id="10"/>
      <w:r w:rsidR="10CE7727">
        <w:rPr>
          <w:rStyle w:val="CommentReference"/>
        </w:rPr>
        <w:commentReference w:id="10"/>
      </w:r>
    </w:p>
    <w:commentRangeStart w:id="12"/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常温常规工况全面达标：在正常网络与常温下，三台设备寿命</w:t>
      </w:r>
      <w:del w:id="108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均达 5.7 年以上</w:delText>
        </w:r>
      </w:del>
      <w:ins w:id="109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均达 6.9 年以上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，超越 5 年质保要求。</w:t>
      </w:r>
      <w:commentRangeEnd w:id="12"/>
      <w:r w:rsidR="6030677C">
        <w:rPr>
          <w:rStyle w:val="CommentReference"/>
        </w:rPr>
        <w:commentReference w:id="12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弱网极限凸显个体差异：极限弱网下 AF026与AF03E </w:t>
      </w:r>
      <w:del w:id="110" w:author="伍志勇" w:date="2026-10-27T16:20:05Z" w16du:dateUtc="2026-10-27T16:20:05Z">
        <w:r w:rsidDel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寿命仍超 5.4 年</w:delText>
        </w:r>
      </w:del>
      <w:ins w:id="111" w:author="伍志勇" w:date="2026-10-27T16:20:05Z" w16du:dateUtc="2026-10-27T16:20:05Z">
        <w:r w:rsidR="56F8EF8C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寿命约 5.9 年</w:t>
        </w:r>
      </w:ins>
      <w:r w:rsidR="56F8EF8C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；而 B06CD </w:t>
      </w:r>
      <w:del w:id="0" w:author="伍志勇" w:date="2026-10-27T16:04:02Z" w16du:dateUtc="2026-10-27T16:04:02Z">
        <w:r w:rsidDel="9F17C474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因射频匹配短板导致</w:delText>
        </w:r>
      </w:del>
      <w:ins w:id="1" w:author="伍志勇" w:date="2026-10-27T16:04:02Z" w16du:dateUtc="2026-10-27T16:04:02Z">
        <w:r w:rsidR="9F17C474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因个体射频表现异常（根因排查中，疑与射频匹配相关）导致</w:t>
        </w:r>
      </w:ins>
      <w:r w:rsidR="9F17C474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弱网功耗激增，寿命</w:t>
      </w:r>
      <w:del w:id="2" w:author="伍志勇" w:date="2026-10-27T16:04:02Z" w16du:dateUtc="2026-10-27T16:04:02Z">
        <w:r w:rsidDel="9F17C474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delText xml:space="preserve">骤降至 3.4 年</w:delText>
        </w:r>
      </w:del>
      <w:ins w:id="3" w:author="伍志勇" w:date="2026-10-27T16:04:02Z" w16du:dateUtc="2026-10-27T16:04:02Z">
        <w:r w:rsidR="9F17C474">
          <w:rPr>
            <w:rFonts w:hint="default" w:ascii="Segoe UI" w:hAnsi="Segoe UI" w:eastAsia="Segoe UI" w:cs="Segoe UI"/>
            <w:b w:val="0"/>
            <w:bCs w:val="0"/>
            <w:i w:val="0"/>
            <w:iCs w:val="0"/>
            <w:caps w:val="0"/>
            <w:color w:val="0F1115"/>
            <w:spacing w:val="0"/>
            <w:sz w:val="21"/>
            <w:szCs w:val="21"/>
            <w:shd w:val="clear" w:fill="FFFFFF"/>
          </w:rPr>
          <w:t xml:space="preserve">骤降至约 3.8 年</w:t>
        </w:r>
      </w:ins>
      <w:r w:rsidR="9F17C474"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极端气候质保边界：在计入克罗地亚极端高低温 85% 降容后，采用推荐配置的设备寿命仍可稳超 5年。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部署与质保建议：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基于严谨的物理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演，建议在供货协议中明确以下适用条件：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使用频次：每日停车事件不超过 30 次。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上报周期：上报间隔不小于 1 小时（推荐 1次/4小时或 1次/24小时）。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环境与网络：排除长期极端高温（&gt;45℃）及极端低温（&lt;-20℃）环境，并确保现场具备基础 LoRaWAN 网关覆盖（保障设备工作在 SF9 及以上，规避持续弱网重传）。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伍志勇" w:date="2026-10-27T15:22:55Z" w:initials="伍">
    <w:p w14:paraId="2FBA1702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【四轮复审总述｜伍志勇 2026-10-27】细节修复到位：安装方式（表面贴装）、13.584 换算统一、TX 峰值标注图30 出处、平均电流 130~134µA 口径修正、“（V1.0）”措辞，均 ✓；6.2 按“常温基准/高频严苛/弱网极限”、6.3 按“极端气候降容”分层是正确的呈现思路。但三轮指出的“算法统一”未落实，本稿反而形成四种口径并存：第5章=17,000 简单除法（未计自放电）；6.2 场景二数值隐含 12,900 简单除法（旧值复活）；6.2 场景三=14,450 简单除法；6.3=弱网迭代值（5.02/5.05）却标在“常规网络”场景下，且 B06CD 4.76 年无任何口径可复算。同场景两处直接矛盾：AF026 常规 30/天+1/h——第5章 7.57 年 vs 6.2 场景二 5.8 年。处方：全文只保留两个口径（常温=17,000+2% 迭代；极端降容=14,450+2% 迭代），全部寿命数字用同一脚本生成后填表，并在第5章表头注明口径。</w:t>
      </w:r>
    </w:p>
  </w:comment>
  <w:comment w:id="1" w:author="伍志勇" w:date="2026-10-27T15:22:55Z" w:initials="伍">
    <w:p w14:paraId="28E8BDE0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【严重·口径问题】第5章“理论预估寿命”= 17,000 mAh 简单除法（如 B06CD 10/天+1/h：17000/1667.3=10.20），未计 4.4 节自己声明的 2% 年自放电迭代；与 6.2 场景二同场景直接矛盾（AF026 30/天+1/h：本系列表 7.57 年 vs 6.2 约 5.8 年）。10~12 年的理论值客户会直接引用，必须改用与第6章一致的迭代算法重出，或明确标注“未计自放电的理论上限（仅供对比）”。</w:t>
      </w:r>
    </w:p>
  </w:comment>
  <w:comment w:id="2" w:author="伍志勇" w:date="2026-10-27T15:22:55Z" w:initials="伍">
    <w:p w14:paraId="01A53914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【四轮未闭环】设计指标基线与通过/失败判据仍未建立；“5 年质保要求”的出处（产品规格书/客户技术协议条款号）仍未引用——6.4“超越5年质保要求”依然没有判定基准。</w:t>
      </w:r>
    </w:p>
  </w:comment>
  <w:comment w:id="3" w:author="伍志勇" w:date="2026-10-27T15:22:55Z" w:initials="伍">
    <w:p w14:paraId="01F2CCE2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【四轮未闭环】功耗分析仪计量校准证书编号与有效期仍缺，发布前请补充。</w:t>
      </w:r>
    </w:p>
  </w:comment>
  <w:comment w:id="4" w:author="伍志勇" w:date="2026-10-27T15:22:55Z" w:initials="伍">
    <w:p w14:paraId="24DD2B89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【四轮未闭环】章标题仍缺编号“4、”，定稿前请修正。</w:t>
      </w:r>
    </w:p>
  </w:comment>
  <w:comment w:id="5" w:author="伍志勇" w:date="2026-10-27T15:22:55Z" w:initials="伍">
    <w:p w14:paraId="3F153803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【四轮未闭环】“空闲与占用功耗相同”的等效论证仍只有全局示意图支撑，建议补一段占用期间 ≥30 分钟的放大波形与统计值作为直接证据。</w:t>
      </w:r>
    </w:p>
  </w:comment>
  <w:comment w:id="6" w:author="伍志勇" w:date="2026-10-27T15:22:55Z" w:initials="伍">
    <w:p w14:paraId="58A36983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【四轮未闭环】逐事件 RSSI/SNR/重传次数的网关侧记录、确认上报与 NbTrans/重试上限说明仍缺；“不会影响其它功耗”仍为断言。弱网是客户核心关注点，本章证据等级须与关注度匹配。</w:t>
      </w:r>
    </w:p>
  </w:comment>
  <w:comment w:id="7" w:author="伍志勇" w:date="2026-10-27T15:22:55Z" w:initials="伍">
    <w:p w14:paraId="0A7E2946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【严重】5.8/5.9/5.7 无法由本章声明的口径（17,000 + 年自放电 2% 迭代）复算——迭代复算约为 7.1/7.2/7.0 年；反推隐含容量 ≈12,900 mAh 且为简单除法（2214.1→5.83、2195.8→5.88、2245.8→5.74），即上稿已淘汰的旧容量值在本节复活。请按声明口径重算，并与第5章同场景数值对齐。</w:t>
      </w:r>
    </w:p>
  </w:comment>
  <w:comment w:id="8" w:author="伍志勇" w:date="2026-10-27T15:22:55Z" w:initials="伍">
    <w:p w14:paraId="77EAFA92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【重要】5.4/5.5/3.4 为 14,450 简单除法（2706.1→5.34、2692.6→5.37、4306.3→3.36），未按本章声明的迭代口径（迭代复算 5.02/5.05/3.22）；至此 6.2 三个场景实际用了三种算法（17,000 迭代→12,900 简单→14,450 简单），请统一为声明口径并复核“AF03E 约5.5”（5.37 进位偏大）。</w:t>
      </w:r>
    </w:p>
  </w:comment>
  <w:comment w:id="9" w:author="伍志勇" w:date="2026-10-27T15:22:55Z" w:initials="伍">
    <w:p w14:paraId="2134685E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【严重】两处硬伤：①场景错配——本节声明对“常规网络+30/天+1/h”降容预估，但 5.02/5.05 恰为“极限弱网”场景的迭代值（常规网 14,450 迭代复算应约 6.1/6.1/6.0 年）；②B06CD 4.76 年无法由任何“设备×场景×容量×算法”组合复算（其弱网迭代 3.22、弱网简单 3.36、常规迭代约 6.0、常规简单约 6.4）。另建议像上稿 6.2 那样附逐年推演表，否则本节不可复核。</w:t>
      </w:r>
    </w:p>
  </w:comment>
  <w:comment w:id="10" w:author="伍志勇" w:date="2026-10-27T15:22:55Z" w:initials="伍">
    <w:p w14:paraId="11B5F600" w14:textId="77777777" w:rsidR="10CE7727" w:rsidRDefault="10CE7727" w:rsidP="10CE7727">
      <w:r w:rsidR="10CE7727">
        <w:rPr>
          <w:rStyle w:val="CommentReference"/>
        </w:rPr>
        <w:annotationRef/>
      </w:r>
      <w:r w:rsidR="10CE7727">
        <w:rPr>
          <w:color w:val="000000"/>
          <w:sz w:val="20"/>
          <w:szCs w:val="20"/>
        </w:rPr>
        <w:t>【重要】①“弱网极限仍超 5.4 年”来自简单除法，按报告自身声明的迭代口径为 5.02 年（对 5 年裕度仅 0.4%）——请按统一后口径表述并注明裕度，避免向客户传递偏乐观承诺；②B06CD 归因回退：上稿“个体异常正在做射频排查”是恰当表述，本稿改回确定性结论“因射频匹配短板”，证据（网关 RSSI 对比/传导功率/天线匹配实测）仍未附——若排查已完成请附结果作为附录，否则请恢复审慎表述；③质保承诺与适用条件仍建议移至供货协议/商务函（四轮意见）；④“常温常规寿命均达 5.7 年以上”引用的是 6.2 场景二的矛盾数值，统一算法后需同步更新。</w:t>
      </w:r>
    </w:p>
  </w:comment>
  <w:comment w:id="11" w:author="伍志勇" w:date="2026-10-27T16:34:17Z" w:initials="伍">
    <w:p w14:paraId="037DE2A4" w14:textId="77777777" w:rsidR="6030677C" w:rsidRDefault="6030677C" w:rsidP="6030677C">
      <w:r w:rsidR="6030677C">
        <w:rPr>
          <w:rStyle w:val="CommentReference"/>
        </w:rPr>
        <w:annotationRef/>
      </w:r>
      <w:r w:rsidR="6030677C">
        <w:rPr>
          <w:color w:val="000000"/>
          <w:sz w:val="20"/>
          <w:szCs w:val="20"/>
        </w:rPr>
        <w:t>【终审批注｜伍志勇】数字已全部修正完成（见 4.4 口径声明及各表）。发布前最后三件事：①接受全部修订；②修改记录表加 V1.1 行并填审核/批准人（含独立数据复核人）；③补齐功耗分析仪校准证书编号。报告即可定稿。</w:t>
      </w:r>
    </w:p>
  </w:comment>
  <w:comment w:id="12" w:author="伍志勇" w:date="2026-10-27T16:34:17Z" w:initials="伍">
    <w:p w14:paraId="6E389329" w14:textId="77777777" w:rsidR="6030677C" w:rsidRDefault="6030677C" w:rsidP="6030677C">
      <w:r w:rsidR="6030677C">
        <w:rPr>
          <w:rStyle w:val="CommentReference"/>
        </w:rPr>
        <w:annotationRef/>
      </w:r>
      <w:r w:rsidR="6030677C">
        <w:rPr>
          <w:color w:val="000000"/>
          <w:sz w:val="20"/>
          <w:szCs w:val="20"/>
        </w:rPr>
        <w:t>【终审批注｜伍志勇】“5 年质保要求”仍无出处（全文未见规格书/协议条款号），6.4 的“超越 5 年质保要求”缺判定基准。请在测试目的或本节引注“5 年=客户技术协议/产品规格书第 X 条”。</w:t>
      </w:r>
    </w:p>
  </w:comment>
  <w:comment w:id="13" w:author="伍志勇" w:date="2026-10-27T16:34:17Z" w:initials="伍">
    <w:p w14:paraId="7ABC6F39" w14:textId="77777777" w:rsidR="6030677C" w:rsidRDefault="6030677C" w:rsidP="6030677C">
      <w:r w:rsidR="6030677C">
        <w:rPr>
          <w:rStyle w:val="CommentReference"/>
        </w:rPr>
        <w:annotationRef/>
      </w:r>
      <w:r w:rsidR="6030677C">
        <w:rPr>
          <w:color w:val="000000"/>
          <w:sz w:val="20"/>
          <w:szCs w:val="20"/>
        </w:rPr>
        <w:t>【终审批注｜伍志勇】数字已统一（AF026/AF03E 弱网极限 5.9 年、B06CD 3.8 年）。弱网是客户核心关注点，建议附录逐事件网关日志（每事件 RSSI/SNR/重传次数）与确认上报/NbTrans 说明，并将 B06CD 射频排查结果补作附录。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BA1702" w15:done="0"/>
  <w15:commentEx w15:paraId="28E8BDE0" w15:done="0"/>
  <w15:commentEx w15:paraId="01A53914" w15:done="0"/>
  <w15:commentEx w15:paraId="01F2CCE2" w15:done="0"/>
  <w15:commentEx w15:paraId="24DD2B89" w15:done="0"/>
  <w15:commentEx w15:paraId="3F153803" w15:done="0"/>
  <w15:commentEx w15:paraId="58A36983" w15:done="0"/>
  <w15:commentEx w15:paraId="0A7E2946" w15:done="0"/>
  <w15:commentEx w15:paraId="77EAFA92" w15:done="0"/>
  <w15:commentEx w15:paraId="2134685E" w15:done="0"/>
  <w15:commentEx w15:paraId="11B5F600" w15:done="0"/>
  <w15:commentEx w15:paraId="037DE2A4" w15:done="0"/>
  <w15:commentEx w15:paraId="6E389329" w15:done="0"/>
  <w15:commentEx w15:paraId="7ABC6F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CFA761E" w16cex:dateUtc="2026-10-27T15:22:55Z"/>
  <w16cex:commentExtensible w16cex:durableId="00D259FB" w16cex:dateUtc="2026-10-27T15:22:55Z"/>
  <w16cex:commentExtensible w16cex:durableId="74EF5365" w16cex:dateUtc="2026-10-27T15:22:55Z"/>
  <w16cex:commentExtensible w16cex:durableId="4DF99438" w16cex:dateUtc="2026-10-27T15:22:55Z"/>
  <w16cex:commentExtensible w16cex:durableId="1F85053C" w16cex:dateUtc="2026-10-27T15:22:55Z"/>
  <w16cex:commentExtensible w16cex:durableId="4E605A95" w16cex:dateUtc="2026-10-27T15:22:55Z"/>
  <w16cex:commentExtensible w16cex:durableId="105E5986" w16cex:dateUtc="2026-10-27T15:22:55Z"/>
  <w16cex:commentExtensible w16cex:durableId="617FFE64" w16cex:dateUtc="2026-10-27T15:22:55Z"/>
  <w16cex:commentExtensible w16cex:durableId="014071F7" w16cex:dateUtc="2026-10-27T15:22:55Z"/>
  <w16cex:commentExtensible w16cex:durableId="32DB760A" w16cex:dateUtc="2026-10-27T15:22:55Z"/>
  <w16cex:commentExtensible w16cex:durableId="6A84001E" w16cex:dateUtc="2026-10-27T15:22:55Z"/>
  <w16cex:commentExtensible w16cex:durableId="0FF0576B" w16cex:dateUtc="2026-10-27T16:34:17Z"/>
  <w16cex:commentExtensible w16cex:durableId="4E76AAE7" w16cex:dateUtc="2026-10-27T16:34:17Z"/>
  <w16cex:commentExtensible w16cex:durableId="017E649B" w16cex:dateUtc="2026-10-27T16:34:1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BA1702" w16cid:durableId="6CFA761E"/>
  <w16cid:commentId w16cid:paraId="28E8BDE0" w16cid:durableId="00D259FB"/>
  <w16cid:commentId w16cid:paraId="01A53914" w16cid:durableId="74EF5365"/>
  <w16cid:commentId w16cid:paraId="01F2CCE2" w16cid:durableId="4DF99438"/>
  <w16cid:commentId w16cid:paraId="24DD2B89" w16cid:durableId="1F85053C"/>
  <w16cid:commentId w16cid:paraId="3F153803" w16cid:durableId="4E605A95"/>
  <w16cid:commentId w16cid:paraId="58A36983" w16cid:durableId="105E5986"/>
  <w16cid:commentId w16cid:paraId="0A7E2946" w16cid:durableId="617FFE64"/>
  <w16cid:commentId w16cid:paraId="77EAFA92" w16cid:durableId="014071F7"/>
  <w16cid:commentId w16cid:paraId="2134685E" w16cid:durableId="32DB760A"/>
  <w16cid:commentId w16cid:paraId="11B5F600" w16cid:durableId="6A84001E"/>
  <w16cid:commentId w16cid:paraId="037DE2A4" w16cid:durableId="0FF0576B"/>
  <w16cid:commentId w16cid:paraId="6E389329" w16cid:durableId="4E76AAE7"/>
  <w16cid:commentId w16cid:paraId="7ABC6F39" w16cid:durableId="017E64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81A08"/>
    <w:multiLevelType w:val="singleLevel"/>
    <w:tmpl w:val="8F281A0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9B10E9BA"/>
    <w:multiLevelType w:val="singleLevel"/>
    <w:tmpl w:val="9B10E9B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1E21AD"/>
    <w:multiLevelType w:val="singleLevel"/>
    <w:tmpl w:val="B91E21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16E6586"/>
    <w:multiLevelType w:val="singleLevel"/>
    <w:tmpl w:val="E16E658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CAA78BC"/>
    <w:multiLevelType w:val="singleLevel"/>
    <w:tmpl w:val="3CAA78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15="http://schemas.microsoft.com/office/word/2012/wordml">
  <w15:person w15:author="伍志勇">
    <w15:presenceInfo w15:providerId="None" w15:userId="伍志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trackRevision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300C16"/>
    <w:rsid w:val="00B12462"/>
    <w:rsid w:val="015D0866"/>
    <w:rsid w:val="027B751D"/>
    <w:rsid w:val="028E0159"/>
    <w:rsid w:val="0368414A"/>
    <w:rsid w:val="042A7AE5"/>
    <w:rsid w:val="05810A13"/>
    <w:rsid w:val="05A72281"/>
    <w:rsid w:val="08055CAB"/>
    <w:rsid w:val="0ECD4E8D"/>
    <w:rsid w:val="0F4E0016"/>
    <w:rsid w:val="0F7F0105"/>
    <w:rsid w:val="104B7348"/>
    <w:rsid w:val="109D1847"/>
    <w:rsid w:val="128E19AB"/>
    <w:rsid w:val="136F116E"/>
    <w:rsid w:val="13D15990"/>
    <w:rsid w:val="13E46942"/>
    <w:rsid w:val="14225978"/>
    <w:rsid w:val="158E091C"/>
    <w:rsid w:val="17591B70"/>
    <w:rsid w:val="1BC7668E"/>
    <w:rsid w:val="1C692EAB"/>
    <w:rsid w:val="1D4F367F"/>
    <w:rsid w:val="1F67633E"/>
    <w:rsid w:val="20326142"/>
    <w:rsid w:val="20F32E74"/>
    <w:rsid w:val="21445815"/>
    <w:rsid w:val="220420A4"/>
    <w:rsid w:val="245A2301"/>
    <w:rsid w:val="24C46D11"/>
    <w:rsid w:val="277F45EC"/>
    <w:rsid w:val="29743FD5"/>
    <w:rsid w:val="29D37D2A"/>
    <w:rsid w:val="2ABF11E3"/>
    <w:rsid w:val="2C2B6F64"/>
    <w:rsid w:val="2CCE3071"/>
    <w:rsid w:val="2CD12A81"/>
    <w:rsid w:val="2E653074"/>
    <w:rsid w:val="2ECE5C05"/>
    <w:rsid w:val="2F3A631D"/>
    <w:rsid w:val="2FA1197B"/>
    <w:rsid w:val="2FF0242B"/>
    <w:rsid w:val="30AA0631"/>
    <w:rsid w:val="316B2BFE"/>
    <w:rsid w:val="31C37EBA"/>
    <w:rsid w:val="31FC7371"/>
    <w:rsid w:val="33BB353F"/>
    <w:rsid w:val="351C62C5"/>
    <w:rsid w:val="376A2E0B"/>
    <w:rsid w:val="37CD3840"/>
    <w:rsid w:val="39AF7CB0"/>
    <w:rsid w:val="3AD51A11"/>
    <w:rsid w:val="3B384ABA"/>
    <w:rsid w:val="3BAB7AF1"/>
    <w:rsid w:val="3D26261D"/>
    <w:rsid w:val="3E2202D8"/>
    <w:rsid w:val="3FE931E1"/>
    <w:rsid w:val="41162A35"/>
    <w:rsid w:val="41206D24"/>
    <w:rsid w:val="427650AB"/>
    <w:rsid w:val="45B92B56"/>
    <w:rsid w:val="47BE6BDD"/>
    <w:rsid w:val="480B3D69"/>
    <w:rsid w:val="484F3A18"/>
    <w:rsid w:val="4AFE7FA0"/>
    <w:rsid w:val="4C067FCD"/>
    <w:rsid w:val="51D50C76"/>
    <w:rsid w:val="53BE062C"/>
    <w:rsid w:val="54EB17C9"/>
    <w:rsid w:val="55711857"/>
    <w:rsid w:val="5B120427"/>
    <w:rsid w:val="5DED1414"/>
    <w:rsid w:val="5F5B24D6"/>
    <w:rsid w:val="5FBC14C5"/>
    <w:rsid w:val="60821CC3"/>
    <w:rsid w:val="608F1CAA"/>
    <w:rsid w:val="61A11498"/>
    <w:rsid w:val="639C3F43"/>
    <w:rsid w:val="64144719"/>
    <w:rsid w:val="64830495"/>
    <w:rsid w:val="65B17A4E"/>
    <w:rsid w:val="69035C07"/>
    <w:rsid w:val="6BBD0EFB"/>
    <w:rsid w:val="6E661D1D"/>
    <w:rsid w:val="6EB85B2E"/>
    <w:rsid w:val="6EED5572"/>
    <w:rsid w:val="6FC14D32"/>
    <w:rsid w:val="7036324B"/>
    <w:rsid w:val="70864FB6"/>
    <w:rsid w:val="7122211C"/>
    <w:rsid w:val="71845831"/>
    <w:rsid w:val="721A4B8F"/>
    <w:rsid w:val="741846E3"/>
    <w:rsid w:val="75CF5EAC"/>
    <w:rsid w:val="76170DCC"/>
    <w:rsid w:val="768865A9"/>
    <w:rsid w:val="770D7979"/>
    <w:rsid w:val="77AD0A6F"/>
    <w:rsid w:val="78376EC9"/>
    <w:rsid w:val="792D7162"/>
    <w:rsid w:val="7A4915E0"/>
    <w:rsid w:val="7C70008F"/>
    <w:rsid w:val="7CDA0695"/>
    <w:rsid w:val="7ED16231"/>
    <w:rsid w:val="7F7D3EFE"/>
    <w:rsid w:val="7F9C013A"/>
    <w:rsid w:val="10CE7727"/>
    <w:rsid w:val="9F17C474"/>
    <w:rsid w:val="56F8EF8C"/>
    <w:rsid w:val="603067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link w:val="14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14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2"/>
      <w:sz w:val="28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?>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8" Type="http://schemas.microsoft.com/office/2011/relationships/people" Target="people.xml"/><Relationship Id="rId99" Type="http://schemas.openxmlformats.org/officeDocument/2006/relationships/comments" Target="comments.xml"/><Relationship Id="rId100" Type="http://schemas.microsoft.com/office/2011/relationships/commentsExtended" Target="commentsExtended.xml"/><Relationship Id="rId101" Type="http://schemas.microsoft.com/office/2016/09/relationships/commentsIds" Target="commentsIds.xml"/><Relationship Id="rId10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Words>8089</Words>
  <Characters>13969</Characters>
  <Lines>1</Lines>
  <Paragraphs>1</Paragraphs>
  <TotalTime>0</TotalTime>
  <ScaleCrop>false</ScaleCrop>
  <LinksUpToDate>false</LinksUpToDate>
  <CharactersWithSpaces>15797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李杰</dc:creator>
  <cp:lastModifiedBy>澈</cp:lastModifiedBy>
  <dcterms:modified xsi:type="dcterms:W3CDTF">2026-10-27T13:35:49Z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C8A5E9F8705142A2A15B06F52B9B2948_13</vt:lpwstr>
  </property>
</Properties>
</file>